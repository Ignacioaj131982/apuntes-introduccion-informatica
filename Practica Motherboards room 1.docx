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Armando mi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Dadas las siguientes motherboards, vamos a investigar sus características y elegir entre los procesadores cuales son compatibles. </w:t>
      </w:r>
    </w:p>
    <w:p w:rsidR="00000000" w:rsidDel="00000000" w:rsidP="00000000" w:rsidRDefault="00000000" w:rsidRPr="00000000" w14:paraId="00000006">
      <w:pPr>
        <w:pStyle w:val="Heading1"/>
        <w:pageBreakBefore w:val="0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Motherboard I - Mesas impares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La primera motherboard que te brindamos es la siguiente:</w:t>
      </w:r>
    </w:p>
    <w:p w:rsidR="00000000" w:rsidDel="00000000" w:rsidP="00000000" w:rsidRDefault="00000000" w:rsidRPr="00000000" w14:paraId="00000008">
      <w:pPr>
        <w:pageBreakBefore w:val="0"/>
        <w:spacing w:before="200" w:line="335.99999999999994" w:lineRule="auto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Mother Asrock X670E Steel Legend AM5</w:t>
      </w:r>
    </w:p>
    <w:p w:rsidR="00000000" w:rsidDel="00000000" w:rsidP="00000000" w:rsidRDefault="00000000" w:rsidRPr="00000000" w14:paraId="00000009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9529</wp:posOffset>
            </wp:positionH>
            <wp:positionV relativeFrom="paragraph">
              <wp:posOffset>146050</wp:posOffset>
            </wp:positionV>
            <wp:extent cx="3003609" cy="2252707"/>
            <wp:effectExtent b="0" l="0" r="0" t="0"/>
            <wp:wrapSquare wrapText="bothSides" distB="114300" distT="114300" distL="114300" distR="11430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9289" l="0" r="0" t="15035"/>
                    <a:stretch>
                      <a:fillRect/>
                    </a:stretch>
                  </pic:blipFill>
                  <pic:spPr>
                    <a:xfrm>
                      <a:off x="0" y="0"/>
                      <a:ext cx="3003609" cy="2252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before="200" w:line="335.99999999999994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Características:</w:t>
      </w:r>
    </w:p>
    <w:p w:rsidR="00000000" w:rsidDel="00000000" w:rsidP="00000000" w:rsidRDefault="00000000" w:rsidRPr="00000000" w14:paraId="0000000C">
      <w:pPr>
        <w:pageBreakBefore w:val="0"/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Deberás investigar las siguientes características: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5850"/>
        <w:tblGridChange w:id="0">
          <w:tblGrid>
            <w:gridCol w:w="2790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Característica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AM5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Chipset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AMD X670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PCI-e (16x y 1x)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PCIe 5.0 x16,</w:t>
              <w:br w:type="textWrapping"/>
              <w:t xml:space="preserve">1 PCIe 3.0 x16,</w:t>
              <w:br w:type="textWrapping"/>
              <w:t xml:space="preserve">1 PCIe 3.0 x1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Puertos SATA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 SATA3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Tipo de Memoria soportada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Dual Channel DDR5 Memory Technology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de memoria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 x DDR5 DIMM Slots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puertos USB (2.0 y 3.0)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USB 3.2 Gen2x2 Type-C Port (20 Gb/s)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- 1 x puerto USB 3.2 Gen2 Type-A (10 Gb/s)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- 6 x puertos USB 3.2 Gen1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- 4 x puertos USB 2.0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Posee slots para discos M.2?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 x Hyper M.2 sockets (PCIe Gen 4*4)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Otras características que deseen especificar: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2.5 Gigabit LAN 10/100/1000/2500 Mb/s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802.11ax Wi-Fi 6E Module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- 1 x puerto HDMI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- 1 x DisplayPort 1.4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2 x Puerto RJ-45s</w:t>
            </w:r>
          </w:p>
        </w:tc>
      </w:tr>
    </w:tbl>
    <w:p w:rsidR="00000000" w:rsidDel="00000000" w:rsidP="00000000" w:rsidRDefault="00000000" w:rsidRPr="00000000" w14:paraId="00000028">
      <w:pPr>
        <w:pStyle w:val="Heading1"/>
        <w:pageBreakBefore w:val="0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9azx1hpnvld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Responder: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¿Qué tipo de procesadores son compatibles con la motherboard especificada?</w:t>
      </w:r>
    </w:p>
    <w:p w:rsidR="00000000" w:rsidDel="00000000" w:rsidP="00000000" w:rsidRDefault="00000000" w:rsidRPr="00000000" w14:paraId="0000002A">
      <w:pPr>
        <w:spacing w:after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Ryzen 9, Ryzen 7, Ryzen 5 series 7000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¿De los siguientes procesadores cuales son compatibles con la motherboard?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/>
      </w:pPr>
      <w:bookmarkStart w:colFirst="0" w:colLast="0" w:name="_heading=h.9rsdvfiajoxl" w:id="6"/>
      <w:bookmarkEnd w:id="6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AMD Ryzen 7 7700 5.3GHz Turbo AM5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/>
      </w:pPr>
      <w:bookmarkStart w:colFirst="0" w:colLast="0" w:name="_heading=h.42ybb44n0mai" w:id="7"/>
      <w:bookmarkEnd w:id="7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Pentium G4560 3.5GHz Socket 1151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before="0" w:lineRule="auto"/>
        <w:ind w:left="144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¿Porque son compatibles o incompatibles?</w:t>
      </w:r>
    </w:p>
    <w:p w:rsidR="00000000" w:rsidDel="00000000" w:rsidP="00000000" w:rsidRDefault="00000000" w:rsidRPr="00000000" w14:paraId="0000002F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RTA: Procesador AMD Ryzen 7 7700 5.3GHz Turbo AM5, de acuerdo a lo publicado en la página, dicha board solo soporta procesadores ryzen AM5  de la familia serie 7000.</w:t>
      </w:r>
    </w:p>
    <w:sdt>
      <w:sdtPr>
        <w:tag w:val="goog_rdk_2"/>
      </w:sdtPr>
      <w:sdtContent>
        <w:p w:rsidR="00000000" w:rsidDel="00000000" w:rsidP="00000000" w:rsidRDefault="00000000" w:rsidRPr="00000000" w14:paraId="00000030">
          <w:pPr>
            <w:pStyle w:val="Heading1"/>
            <w:rPr>
              <w:ins w:author="Luis Pérez" w:id="0" w:date="2023-08-10T00:09:38Z"/>
              <w:rFonts w:ascii="Open Sans Light" w:cs="Open Sans Light" w:eastAsia="Open Sans Light" w:hAnsi="Open Sans Light"/>
              <w:color w:val="000000"/>
            </w:rPr>
          </w:pPr>
          <w:sdt>
            <w:sdtPr>
              <w:tag w:val="goog_rdk_1"/>
            </w:sdtPr>
            <w:sdtContent>
              <w:ins w:author="Luis Pérez" w:id="0" w:date="2023-08-10T00:09:38Z">
                <w:bookmarkStart w:colFirst="0" w:colLast="0" w:name="_heading=h.f6ubnlmoi2p4" w:id="8"/>
                <w:bookmarkEnd w:id="8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31">
          <w:pPr>
            <w:pStyle w:val="Heading1"/>
            <w:rPr>
              <w:ins w:author="Luis Pérez" w:id="0" w:date="2023-08-10T00:09:38Z"/>
              <w:rFonts w:ascii="Open Sans Light" w:cs="Open Sans Light" w:eastAsia="Open Sans Light" w:hAnsi="Open Sans Light"/>
              <w:color w:val="000000"/>
            </w:rPr>
          </w:pPr>
          <w:sdt>
            <w:sdtPr>
              <w:tag w:val="goog_rdk_3"/>
            </w:sdtPr>
            <w:sdtContent>
              <w:ins w:author="Luis Pérez" w:id="0" w:date="2023-08-10T00:09:38Z">
                <w:bookmarkStart w:colFirst="0" w:colLast="0" w:name="_heading=h.u6063ucicghx" w:id="9"/>
                <w:bookmarkEnd w:id="9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32">
          <w:pPr>
            <w:pStyle w:val="Heading1"/>
            <w:rPr>
              <w:ins w:author="Luis Pérez" w:id="0" w:date="2023-08-10T00:09:38Z"/>
              <w:rFonts w:ascii="Open Sans Light" w:cs="Open Sans Light" w:eastAsia="Open Sans Light" w:hAnsi="Open Sans Light"/>
              <w:color w:val="000000"/>
            </w:rPr>
          </w:pPr>
          <w:sdt>
            <w:sdtPr>
              <w:tag w:val="goog_rdk_5"/>
            </w:sdtPr>
            <w:sdtContent>
              <w:ins w:author="Luis Pérez" w:id="0" w:date="2023-08-10T00:09:38Z">
                <w:bookmarkStart w:colFirst="0" w:colLast="0" w:name="_heading=h.lyhh2a2rzfov" w:id="10"/>
                <w:bookmarkEnd w:id="10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33">
          <w:pPr>
            <w:pStyle w:val="Heading1"/>
            <w:rPr>
              <w:ins w:author="Luis Pérez" w:id="0" w:date="2023-08-10T00:09:38Z"/>
              <w:rFonts w:ascii="Open Sans Light" w:cs="Open Sans Light" w:eastAsia="Open Sans Light" w:hAnsi="Open Sans Light"/>
              <w:color w:val="000000"/>
            </w:rPr>
          </w:pPr>
          <w:sdt>
            <w:sdtPr>
              <w:tag w:val="goog_rdk_7"/>
            </w:sdtPr>
            <w:sdtContent>
              <w:ins w:author="Luis Pérez" w:id="0" w:date="2023-08-10T00:09:38Z">
                <w:bookmarkStart w:colFirst="0" w:colLast="0" w:name="_heading=h.41fy632cg3jk" w:id="11"/>
                <w:bookmarkEnd w:id="11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34">
          <w:pPr>
            <w:pStyle w:val="Heading1"/>
            <w:rPr>
              <w:ins w:author="Luis Pérez" w:id="0" w:date="2023-08-10T00:09:38Z"/>
              <w:rFonts w:ascii="Open Sans Light" w:cs="Open Sans Light" w:eastAsia="Open Sans Light" w:hAnsi="Open Sans Light"/>
              <w:color w:val="000000"/>
            </w:rPr>
          </w:pPr>
          <w:sdt>
            <w:sdtPr>
              <w:tag w:val="goog_rdk_9"/>
            </w:sdtPr>
            <w:sdtContent>
              <w:ins w:author="Luis Pérez" w:id="0" w:date="2023-08-10T00:09:38Z">
                <w:bookmarkStart w:colFirst="0" w:colLast="0" w:name="_heading=h.ea688r1d5z8u" w:id="12"/>
                <w:bookmarkEnd w:id="12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35">
          <w:pPr>
            <w:pStyle w:val="Heading1"/>
            <w:rPr>
              <w:ins w:author="Luis Pérez" w:id="0" w:date="2023-08-10T00:09:38Z"/>
              <w:rFonts w:ascii="Open Sans Light" w:cs="Open Sans Light" w:eastAsia="Open Sans Light" w:hAnsi="Open Sans Light"/>
              <w:color w:val="000000"/>
            </w:rPr>
          </w:pPr>
          <w:sdt>
            <w:sdtPr>
              <w:tag w:val="goog_rdk_11"/>
            </w:sdtPr>
            <w:sdtContent>
              <w:ins w:author="Luis Pérez" w:id="0" w:date="2023-08-10T00:09:38Z">
                <w:bookmarkStart w:colFirst="0" w:colLast="0" w:name="_heading=h.eeafuqm7nlty" w:id="13"/>
                <w:bookmarkEnd w:id="13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4"/>
      </w:sdtPr>
      <w:sdtContent>
        <w:p w:rsidR="00000000" w:rsidDel="00000000" w:rsidP="00000000" w:rsidRDefault="00000000" w:rsidRPr="00000000" w14:paraId="00000036">
          <w:pPr>
            <w:pStyle w:val="Heading1"/>
            <w:rPr>
              <w:ins w:author="Luis Pérez" w:id="0" w:date="2023-08-10T00:09:38Z"/>
              <w:rFonts w:ascii="Open Sans Light" w:cs="Open Sans Light" w:eastAsia="Open Sans Light" w:hAnsi="Open Sans Light"/>
              <w:color w:val="000000"/>
            </w:rPr>
          </w:pPr>
          <w:sdt>
            <w:sdtPr>
              <w:tag w:val="goog_rdk_13"/>
            </w:sdtPr>
            <w:sdtContent>
              <w:ins w:author="Luis Pérez" w:id="0" w:date="2023-08-10T00:09:38Z">
                <w:bookmarkStart w:colFirst="0" w:colLast="0" w:name="_heading=h.4wd7x545naic" w:id="14"/>
                <w:bookmarkEnd w:id="14"/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37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h3jtfoms529q" w:id="15"/>
      <w:bookmarkEnd w:id="1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Motherboard II - Mesas pares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La segunda motherboard que te brindamos es la siguiente:</w:t>
      </w:r>
    </w:p>
    <w:p w:rsidR="00000000" w:rsidDel="00000000" w:rsidP="00000000" w:rsidRDefault="00000000" w:rsidRPr="00000000" w14:paraId="00000039">
      <w:pPr>
        <w:spacing w:line="335.99999999999994" w:lineRule="auto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Mother ASUS PRIME H610M-K</w:t>
      </w:r>
    </w:p>
    <w:p w:rsidR="00000000" w:rsidDel="00000000" w:rsidP="00000000" w:rsidRDefault="00000000" w:rsidRPr="00000000" w14:paraId="0000003A">
      <w:pPr>
        <w:spacing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</w:rPr>
        <w:drawing>
          <wp:inline distB="114300" distT="114300" distL="114300" distR="114300">
            <wp:extent cx="4355069" cy="289640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069" cy="289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35.99999999999994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Características:</w:t>
      </w:r>
    </w:p>
    <w:p w:rsidR="00000000" w:rsidDel="00000000" w:rsidP="00000000" w:rsidRDefault="00000000" w:rsidRPr="00000000" w14:paraId="0000003D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Deberás investigar las siguientes características: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5880"/>
        <w:tblGridChange w:id="0">
          <w:tblGrid>
            <w:gridCol w:w="2760"/>
            <w:gridCol w:w="588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Característica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LGA 1700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Chipset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Intel H610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Cantidad de Slots PCI-e (16x y 1x)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1 x PCIe 4.0 x16 slot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1 x PCIe 3.0 x1 slot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Puertos SATA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4 x SATA 6Gb/s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Tipo de Memoria soportada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DDR4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Cantidad de Slots de memoria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2 x DIMM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Cantidad de puertos USB (2.0 y 3.0)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4 x USB 2.0 ports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2 x USB 3.2 Gen 1 ports (2 x Type-A)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Posee slots para discos M.2?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 1 x M.2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  <w:rtl w:val="0"/>
              </w:rPr>
              <w:t xml:space="preserve">Otras características que deseen especificar: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  <w:color w:val="4d4d4d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left"/>
              <w:rPr>
                <w:rFonts w:ascii="Arial" w:cs="Arial" w:eastAsia="Arial" w:hAnsi="Arial"/>
                <w:color w:val="4d4d4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4d4d4d"/>
                <w:sz w:val="24"/>
                <w:szCs w:val="24"/>
                <w:highlight w:val="white"/>
                <w:rtl w:val="0"/>
              </w:rPr>
              <w:t xml:space="preserve">1 x Realtek 1Gb Ethernet</w:t>
            </w:r>
          </w:p>
        </w:tc>
      </w:tr>
    </w:tbl>
    <w:p w:rsidR="00000000" w:rsidDel="00000000" w:rsidP="00000000" w:rsidRDefault="00000000" w:rsidRPr="00000000" w14:paraId="00000055">
      <w:pPr>
        <w:pStyle w:val="Heading1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kiufndm6f435" w:id="16"/>
      <w:bookmarkEnd w:id="16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Responder: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lineRule="auto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¿Qué tipo de procesadores son compatibles con la motherboard especificada?</w:t>
      </w:r>
    </w:p>
    <w:p w:rsidR="00000000" w:rsidDel="00000000" w:rsidP="00000000" w:rsidRDefault="00000000" w:rsidRPr="00000000" w14:paraId="00000057">
      <w:pPr>
        <w:spacing w:after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Arial" w:cs="Arial" w:eastAsia="Arial" w:hAnsi="Arial"/>
          <w:color w:val="4d4d4d"/>
          <w:sz w:val="27"/>
          <w:szCs w:val="27"/>
          <w:highlight w:val="white"/>
          <w:rtl w:val="0"/>
        </w:rPr>
        <w:t xml:space="preserve">CoreI for 13</w:t>
      </w:r>
      <w:r w:rsidDel="00000000" w:rsidR="00000000" w:rsidRPr="00000000">
        <w:rPr>
          <w:rFonts w:ascii="Arial" w:cs="Arial" w:eastAsia="Arial" w:hAnsi="Arial"/>
          <w:color w:val="4d4d4d"/>
          <w:sz w:val="20"/>
          <w:szCs w:val="20"/>
          <w:highlight w:val="whit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color w:val="4d4d4d"/>
          <w:sz w:val="27"/>
          <w:szCs w:val="27"/>
          <w:highlight w:val="white"/>
          <w:rtl w:val="0"/>
        </w:rPr>
        <w:t xml:space="preserve"> Gen Intel</w:t>
      </w:r>
      <w:r w:rsidDel="00000000" w:rsidR="00000000" w:rsidRPr="00000000">
        <w:rPr>
          <w:rFonts w:ascii="Arial" w:cs="Arial" w:eastAsia="Arial" w:hAnsi="Arial"/>
          <w:color w:val="4d4d4d"/>
          <w:sz w:val="20"/>
          <w:szCs w:val="20"/>
          <w:highlight w:val="white"/>
          <w:rtl w:val="0"/>
        </w:rPr>
        <w:t xml:space="preserve">®</w:t>
      </w:r>
      <w:r w:rsidDel="00000000" w:rsidR="00000000" w:rsidRPr="00000000">
        <w:rPr>
          <w:rFonts w:ascii="Arial" w:cs="Arial" w:eastAsia="Arial" w:hAnsi="Arial"/>
          <w:color w:val="4d4d4d"/>
          <w:sz w:val="27"/>
          <w:szCs w:val="27"/>
          <w:highlight w:val="white"/>
          <w:rtl w:val="0"/>
        </w:rPr>
        <w:t xml:space="preserve"> Core</w:t>
      </w:r>
      <w:r w:rsidDel="00000000" w:rsidR="00000000" w:rsidRPr="00000000">
        <w:rPr>
          <w:rFonts w:ascii="Arial" w:cs="Arial" w:eastAsia="Arial" w:hAnsi="Arial"/>
          <w:color w:val="4d4d4d"/>
          <w:sz w:val="20"/>
          <w:szCs w:val="20"/>
          <w:highlight w:val="white"/>
          <w:rtl w:val="0"/>
        </w:rPr>
        <w:t xml:space="preserve">™</w:t>
      </w:r>
      <w:r w:rsidDel="00000000" w:rsidR="00000000" w:rsidRPr="00000000">
        <w:rPr>
          <w:rFonts w:ascii="Arial" w:cs="Arial" w:eastAsia="Arial" w:hAnsi="Arial"/>
          <w:color w:val="4d4d4d"/>
          <w:sz w:val="27"/>
          <w:szCs w:val="27"/>
          <w:highlight w:val="white"/>
          <w:rtl w:val="0"/>
        </w:rPr>
        <w:t xml:space="preserve"> Processors &amp; 12</w:t>
      </w:r>
      <w:r w:rsidDel="00000000" w:rsidR="00000000" w:rsidRPr="00000000">
        <w:rPr>
          <w:rFonts w:ascii="Arial" w:cs="Arial" w:eastAsia="Arial" w:hAnsi="Arial"/>
          <w:color w:val="4d4d4d"/>
          <w:sz w:val="20"/>
          <w:szCs w:val="20"/>
          <w:highlight w:val="whit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color w:val="4d4d4d"/>
          <w:sz w:val="27"/>
          <w:szCs w:val="27"/>
          <w:highlight w:val="white"/>
          <w:rtl w:val="0"/>
        </w:rPr>
        <w:t xml:space="preserve"> Gen Intel</w:t>
      </w:r>
      <w:r w:rsidDel="00000000" w:rsidR="00000000" w:rsidRPr="00000000">
        <w:rPr>
          <w:rFonts w:ascii="Arial" w:cs="Arial" w:eastAsia="Arial" w:hAnsi="Arial"/>
          <w:color w:val="4d4d4d"/>
          <w:sz w:val="20"/>
          <w:szCs w:val="20"/>
          <w:highlight w:val="white"/>
          <w:rtl w:val="0"/>
        </w:rPr>
        <w:t xml:space="preserve">®</w:t>
      </w:r>
      <w:r w:rsidDel="00000000" w:rsidR="00000000" w:rsidRPr="00000000">
        <w:rPr>
          <w:rFonts w:ascii="Arial" w:cs="Arial" w:eastAsia="Arial" w:hAnsi="Arial"/>
          <w:color w:val="4d4d4d"/>
          <w:sz w:val="27"/>
          <w:szCs w:val="27"/>
          <w:highlight w:val="white"/>
          <w:rtl w:val="0"/>
        </w:rPr>
        <w:t xml:space="preserve"> Core</w:t>
      </w:r>
      <w:r w:rsidDel="00000000" w:rsidR="00000000" w:rsidRPr="00000000">
        <w:rPr>
          <w:rFonts w:ascii="Arial" w:cs="Arial" w:eastAsia="Arial" w:hAnsi="Arial"/>
          <w:color w:val="4d4d4d"/>
          <w:sz w:val="20"/>
          <w:szCs w:val="20"/>
          <w:highlight w:val="white"/>
          <w:rtl w:val="0"/>
        </w:rPr>
        <w:t xml:space="preserve">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before="0" w:lineRule="auto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¿De los siguientes procesadores cuales son compatibles con la motherboard?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>
          <w:sz w:val="24"/>
          <w:szCs w:val="24"/>
        </w:rPr>
      </w:pPr>
      <w:bookmarkStart w:colFirst="0" w:colLast="0" w:name="_heading=h.lwqgdg87adpc" w:id="17"/>
      <w:bookmarkEnd w:id="17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Celeron G4900 3.10GHz Socket 1151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>
          <w:sz w:val="24"/>
          <w:szCs w:val="24"/>
        </w:rPr>
      </w:pPr>
      <w:bookmarkStart w:colFirst="0" w:colLast="0" w:name="_heading=h.wfyvga6fhgyt" w:id="18"/>
      <w:bookmarkEnd w:id="18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Core i7 12700K 5.0GHz Turbo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before="0" w:lineRule="auto"/>
        <w:ind w:left="144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¿Porque son compatibles o incompatibles?</w:t>
      </w:r>
    </w:p>
    <w:p w:rsidR="00000000" w:rsidDel="00000000" w:rsidP="00000000" w:rsidRDefault="00000000" w:rsidRPr="00000000" w14:paraId="0000005C">
      <w:pPr>
        <w:spacing w:before="0" w:lineRule="auto"/>
        <w:ind w:left="144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sdt>
      <w:sdtPr>
        <w:tag w:val="goog_rdk_18"/>
      </w:sdtPr>
      <w:sdtContent>
        <w:p w:rsidR="00000000" w:rsidDel="00000000" w:rsidP="00000000" w:rsidRDefault="00000000" w:rsidRPr="00000000" w14:paraId="0000005D">
          <w:pPr>
            <w:spacing w:before="0" w:lineRule="auto"/>
            <w:ind w:left="0" w:firstLine="0"/>
            <w:rPr>
              <w:rFonts w:ascii="Open Sans" w:cs="Open Sans" w:eastAsia="Open Sans" w:hAnsi="Open Sans"/>
              <w:b w:val="1"/>
              <w:color w:val="000000"/>
              <w:rPrChange w:author="Luis Pérez" w:id="1" w:date="2023-08-10T00:08:19Z">
                <w:rPr>
                  <w:rFonts w:ascii="Open Sans Light" w:cs="Open Sans Light" w:eastAsia="Open Sans Light" w:hAnsi="Open Sans Light"/>
                  <w:color w:val="000000"/>
                </w:rPr>
              </w:rPrChange>
            </w:rPr>
          </w:pPr>
          <w:sdt>
            <w:sdtPr>
              <w:tag w:val="goog_rdk_15"/>
            </w:sdtPr>
            <w:sdtContent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000000"/>
                  <w:rtl w:val="0"/>
                  <w:rPrChange w:author="Luis Pérez" w:id="1" w:date="2023-08-10T00:08:19Z">
                    <w:rPr>
                      <w:rFonts w:ascii="Open Sans Light" w:cs="Open Sans Light" w:eastAsia="Open Sans Light" w:hAnsi="Open Sans Light"/>
                      <w:color w:val="000000"/>
                    </w:rPr>
                  </w:rPrChange>
                </w:rPr>
                <w:t xml:space="preserve">El i7 12700 es socket </w:t>
              </w:r>
            </w:sdtContent>
          </w:sdt>
          <w:sdt>
            <w:sdtPr>
              <w:tag w:val="goog_rdk_16"/>
            </w:sdtPr>
            <w:sdtContent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4d4d4d"/>
                  <w:sz w:val="26"/>
                  <w:szCs w:val="26"/>
                  <w:highlight w:val="white"/>
                  <w:rtl w:val="0"/>
                  <w:rPrChange w:author="Luis Pérez" w:id="1" w:date="2023-08-10T00:08:19Z">
                    <w:rPr>
                      <w:rFonts w:ascii="Open Sans Light" w:cs="Open Sans Light" w:eastAsia="Open Sans Light" w:hAnsi="Open Sans Light"/>
                      <w:color w:val="4d4d4d"/>
                      <w:sz w:val="26"/>
                      <w:szCs w:val="26"/>
                      <w:highlight w:val="white"/>
                    </w:rPr>
                  </w:rPrChange>
                </w:rPr>
                <w:t xml:space="preserve">LGA 1700, el G4900 es socket 1151 y no es soportado por la placa base</w:t>
              </w:r>
            </w:sdtContent>
          </w:sdt>
          <w:sdt>
            <w:sdtPr>
              <w:tag w:val="goog_rdk_17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5E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Luis Guillermo Perez Palacio</w:t>
      </w:r>
    </w:p>
    <w:p w:rsidR="00000000" w:rsidDel="00000000" w:rsidP="00000000" w:rsidRDefault="00000000" w:rsidRPr="00000000" w14:paraId="00000063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Diego Armando Torres Ardila</w:t>
      </w:r>
    </w:p>
    <w:p w:rsidR="00000000" w:rsidDel="00000000" w:rsidP="00000000" w:rsidRDefault="00000000" w:rsidRPr="00000000" w14:paraId="00000064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Nicolas Gaitan </w:t>
      </w:r>
    </w:p>
    <w:p w:rsidR="00000000" w:rsidDel="00000000" w:rsidP="00000000" w:rsidRDefault="00000000" w:rsidRPr="00000000" w14:paraId="00000065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Adriana Lucia Cadavid Tabares</w:t>
      </w:r>
    </w:p>
    <w:p w:rsidR="00000000" w:rsidDel="00000000" w:rsidP="00000000" w:rsidRDefault="00000000" w:rsidRPr="00000000" w14:paraId="00000066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Andres Ruiz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2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2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4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pyLCovDuwvYLknciJKDVj21YZQ==">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